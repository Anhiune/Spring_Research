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7EF00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Research question</w:t>
      </w:r>
    </w:p>
    <w:p w14:paraId="49989E9A" w14:textId="07F6A53D" w:rsidR="00887DCC" w:rsidRPr="00887DCC" w:rsidRDefault="00887DCC" w:rsidP="00887DCC">
      <w:r w:rsidRPr="00887DCC">
        <w:rPr>
          <w:b/>
          <w:bCs/>
        </w:rPr>
        <w:t>“Does export-control / geopolitical-risk sentiment increase the risk premium and future volatility for semiconductor stocks</w:t>
      </w:r>
      <w:r>
        <w:rPr>
          <w:b/>
          <w:bCs/>
        </w:rPr>
        <w:t xml:space="preserve">, </w:t>
      </w:r>
      <w:r w:rsidRPr="00887DCC">
        <w:rPr>
          <w:b/>
          <w:bCs/>
        </w:rPr>
        <w:t>especially for firms with higher China/policy exposure?”</w:t>
      </w:r>
    </w:p>
    <w:p w14:paraId="7F095E58" w14:textId="77777777" w:rsidR="00887DCC" w:rsidRPr="00887DCC" w:rsidRDefault="00000000" w:rsidP="00887DCC">
      <w:r>
        <w:pict w14:anchorId="07C75E08">
          <v:rect id="_x0000_i1025" style="width:0;height:1.5pt" o:hralign="center" o:hrstd="t" o:hr="t" fillcolor="#a0a0a0" stroked="f"/>
        </w:pict>
      </w:r>
    </w:p>
    <w:p w14:paraId="25756575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My hypotheses (and the opposite)</w:t>
      </w:r>
    </w:p>
    <w:p w14:paraId="23C20D5A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H1 (pricing / risk premium channel)</w:t>
      </w:r>
    </w:p>
    <w:p w14:paraId="6686F2FC" w14:textId="47A07668" w:rsidR="00887DCC" w:rsidRPr="00887DCC" w:rsidRDefault="00887DCC" w:rsidP="00887DCC">
      <w:r w:rsidRPr="00887DCC">
        <w:t xml:space="preserve">When </w:t>
      </w:r>
      <w:del w:id="0" w:author="Hoefer, Elizabeth" w:date="2026-02-03T16:10:00Z">
        <w:r w:rsidRPr="00887DCC">
          <w:delText xml:space="preserve">export-control / geopolitical-risk </w:delText>
        </w:r>
        <w:r w:rsidDel="00887DCC">
          <w:delText>sentiment</w:delText>
        </w:r>
      </w:del>
      <w:ins w:id="1" w:author="Hoefer, Elizabeth" w:date="2026-02-03T16:10:00Z">
        <w:r w:rsidR="5A06FA8D">
          <w:t>negative sentiment around export-control/geopolitical-risk</w:t>
        </w:r>
      </w:ins>
      <w:r w:rsidRPr="00887DCC">
        <w:t xml:space="preserve"> spikes, </w:t>
      </w:r>
      <w:r w:rsidRPr="00887DCC">
        <w:rPr>
          <w:b/>
          <w:bCs/>
        </w:rPr>
        <w:t>exposed semiconductor stocks will have more negative abnormal returns</w:t>
      </w:r>
      <w:r w:rsidRPr="00887DCC">
        <w:t xml:space="preserve"> around policy announcement days (and/or show stronger repricing immediately after).</w:t>
      </w:r>
    </w:p>
    <w:p w14:paraId="62249DB6" w14:textId="77777777" w:rsidR="00887DCC" w:rsidRPr="00887DCC" w:rsidRDefault="00887DCC" w:rsidP="00887DCC">
      <w:r w:rsidRPr="00887DCC">
        <w:rPr>
          <w:b/>
          <w:bCs/>
        </w:rPr>
        <w:t>Opposite / null (H0-1):</w:t>
      </w:r>
      <w:r w:rsidRPr="00887DCC">
        <w:t xml:space="preserve"> Policy-risk sentiment is not priced, so it </w:t>
      </w:r>
      <w:r w:rsidRPr="00887DCC">
        <w:rPr>
          <w:b/>
          <w:bCs/>
        </w:rPr>
        <w:t>does not</w:t>
      </w:r>
      <w:r w:rsidRPr="00887DCC">
        <w:t xml:space="preserve"> explain abnormal returns around events once I control for the market.</w:t>
      </w:r>
    </w:p>
    <w:p w14:paraId="31C34C19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H2 (uncertainty / volatility channel)</w:t>
      </w:r>
    </w:p>
    <w:p w14:paraId="2C4B3406" w14:textId="77777777" w:rsidR="00887DCC" w:rsidRPr="00887DCC" w:rsidRDefault="00887DCC" w:rsidP="00887DCC">
      <w:r w:rsidRPr="00887DCC">
        <w:t xml:space="preserve">When policy-risk sentiment increases today, </w:t>
      </w:r>
      <w:r w:rsidRPr="00887DCC">
        <w:rPr>
          <w:b/>
          <w:bCs/>
        </w:rPr>
        <w:t>realized volatility will increase</w:t>
      </w:r>
      <w:r w:rsidRPr="00887DCC">
        <w:t xml:space="preserve"> over the next 1–5 trading days (and possibly the next 20 days).</w:t>
      </w:r>
    </w:p>
    <w:p w14:paraId="5C1794F5" w14:textId="77777777" w:rsidR="00887DCC" w:rsidRPr="00887DCC" w:rsidRDefault="00887DCC" w:rsidP="00887DCC">
      <w:r w:rsidRPr="00887DCC">
        <w:rPr>
          <w:b/>
          <w:bCs/>
        </w:rPr>
        <w:t>Opposite / null (H0-2):</w:t>
      </w:r>
      <w:r w:rsidRPr="00887DCC">
        <w:t xml:space="preserve"> Policy-risk sentiment </w:t>
      </w:r>
      <w:r w:rsidRPr="00887DCC">
        <w:rPr>
          <w:b/>
          <w:bCs/>
        </w:rPr>
        <w:t>does not</w:t>
      </w:r>
      <w:r w:rsidRPr="00887DCC">
        <w:t xml:space="preserve"> predict future volatility beyond what past volatility and market volatility already explain.</w:t>
      </w:r>
    </w:p>
    <w:p w14:paraId="0FBA5F7C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H3 (exposure heterogeneity)</w:t>
      </w:r>
    </w:p>
    <w:p w14:paraId="7BEDE1C6" w14:textId="77777777" w:rsidR="00887DCC" w:rsidRPr="00887DCC" w:rsidRDefault="00887DCC" w:rsidP="00887DCC">
      <w:r w:rsidRPr="00887DCC">
        <w:t xml:space="preserve">The effects in H1 and H2 will be </w:t>
      </w:r>
      <w:r w:rsidRPr="00887DCC">
        <w:rPr>
          <w:b/>
          <w:bCs/>
        </w:rPr>
        <w:t>stronger for firms with higher exposure</w:t>
      </w:r>
      <w:r w:rsidRPr="00887DCC">
        <w:t xml:space="preserve"> to export controls (China revenue dependence, restricted product lines, or supply-chain position).</w:t>
      </w:r>
    </w:p>
    <w:p w14:paraId="6FFB5EF0" w14:textId="77777777" w:rsidR="00887DCC" w:rsidRPr="00887DCC" w:rsidRDefault="00887DCC" w:rsidP="00887DCC">
      <w:r w:rsidRPr="00887DCC">
        <w:rPr>
          <w:b/>
          <w:bCs/>
        </w:rPr>
        <w:t>Opposite / null (H0-3):</w:t>
      </w:r>
      <w:r w:rsidRPr="00887DCC">
        <w:t xml:space="preserve"> The effect is not systematically different by exposure.</w:t>
      </w:r>
    </w:p>
    <w:p w14:paraId="197620B0" w14:textId="77777777" w:rsidR="00887DCC" w:rsidRPr="00887DCC" w:rsidRDefault="00000000" w:rsidP="00887DCC">
      <w:r>
        <w:pict w14:anchorId="066EFC80">
          <v:rect id="_x0000_i1026" style="width:0;height:1.5pt" o:hralign="center" o:hrstd="t" o:hr="t" fillcolor="#a0a0a0" stroked="f"/>
        </w:pict>
      </w:r>
    </w:p>
    <w:p w14:paraId="63D0D162" w14:textId="01242188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My plan</w:t>
      </w:r>
    </w:p>
    <w:p w14:paraId="5CFD8773" w14:textId="1A3A780C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Step 1 —</w:t>
      </w:r>
      <w:r>
        <w:rPr>
          <w:b/>
          <w:bCs/>
        </w:rPr>
        <w:t xml:space="preserve"> </w:t>
      </w:r>
      <w:r w:rsidRPr="00887DCC">
        <w:rPr>
          <w:b/>
          <w:bCs/>
        </w:rPr>
        <w:t xml:space="preserve">Pick my stock </w:t>
      </w:r>
      <w:r>
        <w:rPr>
          <w:b/>
          <w:bCs/>
        </w:rPr>
        <w:t>companies</w:t>
      </w:r>
    </w:p>
    <w:p w14:paraId="0542215F" w14:textId="77777777" w:rsidR="00887DCC" w:rsidRPr="00887DCC" w:rsidRDefault="00887DCC" w:rsidP="00887DCC">
      <w:r w:rsidRPr="00887DCC">
        <w:t xml:space="preserve">I will choose </w:t>
      </w:r>
      <w:r w:rsidRPr="00887DCC">
        <w:rPr>
          <w:b/>
          <w:bCs/>
        </w:rPr>
        <w:t>8–15 semiconductor-related tickers</w:t>
      </w:r>
      <w:r w:rsidRPr="00887DCC">
        <w:t xml:space="preserve"> (plus optionally one semiconductor ETF as a benchmark).</w:t>
      </w:r>
      <w:r w:rsidRPr="00887DCC">
        <w:br/>
        <w:t xml:space="preserve">I will group them by supply-chain role (fabless, foundry/IDM, equipment) and assign each firm an </w:t>
      </w:r>
      <w:r w:rsidRPr="00887DCC">
        <w:rPr>
          <w:b/>
          <w:bCs/>
        </w:rPr>
        <w:t>exposure score</w:t>
      </w:r>
      <w:r w:rsidRPr="00887DCC">
        <w:t xml:space="preserve"> (higher if the firm is more affected by export controls).</w:t>
      </w:r>
    </w:p>
    <w:p w14:paraId="5506DDC7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Step 2 — Build a policy-event calendar</w:t>
      </w:r>
    </w:p>
    <w:p w14:paraId="0376F1D7" w14:textId="77777777" w:rsidR="00887DCC" w:rsidRPr="00887DCC" w:rsidRDefault="00887DCC" w:rsidP="00887DCC">
      <w:r w:rsidRPr="00887DCC">
        <w:lastRenderedPageBreak/>
        <w:t>I will create a list of major export-control and enforcement events (BIS rule updates, Entity List changes, license changes).</w:t>
      </w:r>
      <w:r w:rsidRPr="00887DCC">
        <w:br/>
        <w:t xml:space="preserve">This is what I will use for a clean </w:t>
      </w:r>
      <w:r w:rsidRPr="00887DCC">
        <w:rPr>
          <w:b/>
          <w:bCs/>
        </w:rPr>
        <w:t>event-study</w:t>
      </w:r>
      <w:r w:rsidRPr="00887DCC">
        <w:t xml:space="preserve"> test.</w:t>
      </w:r>
    </w:p>
    <w:p w14:paraId="052870B8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Step 3 — Collect social text (Reddit + Bluesky) and “clock” policy-risk discussion</w:t>
      </w:r>
    </w:p>
    <w:p w14:paraId="7B78EB60" w14:textId="77777777" w:rsidR="00887DCC" w:rsidRPr="00887DCC" w:rsidRDefault="00887DCC" w:rsidP="00887DCC">
      <w:r w:rsidRPr="00887DCC">
        <w:t>Each day, I will pull posts from:</w:t>
      </w:r>
    </w:p>
    <w:p w14:paraId="68EACC57" w14:textId="77777777" w:rsidR="00887DCC" w:rsidRPr="00887DCC" w:rsidRDefault="00887DCC" w:rsidP="00887DCC">
      <w:pPr>
        <w:numPr>
          <w:ilvl w:val="0"/>
          <w:numId w:val="1"/>
        </w:numPr>
      </w:pPr>
      <w:r w:rsidRPr="00887DCC">
        <w:t>Reddit (selected subreddits like semiconductors + investing communities)</w:t>
      </w:r>
    </w:p>
    <w:p w14:paraId="12AE1939" w14:textId="77777777" w:rsidR="00887DCC" w:rsidRPr="00887DCC" w:rsidRDefault="00887DCC" w:rsidP="00887DCC">
      <w:pPr>
        <w:numPr>
          <w:ilvl w:val="0"/>
          <w:numId w:val="1"/>
        </w:numPr>
      </w:pPr>
      <w:r w:rsidRPr="00887DCC">
        <w:t>Bluesky (search posts mentioning my tickers or company names)</w:t>
      </w:r>
    </w:p>
    <w:p w14:paraId="44215A40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Step 4 — Pull stock prices and define the outcome variables</w:t>
      </w:r>
    </w:p>
    <w:p w14:paraId="4E90239D" w14:textId="77777777" w:rsidR="00887DCC" w:rsidRPr="00887DCC" w:rsidRDefault="00887DCC" w:rsidP="00887DCC">
      <w:r w:rsidRPr="00887DCC">
        <w:t xml:space="preserve">I will use </w:t>
      </w:r>
      <w:r w:rsidRPr="00887DCC">
        <w:rPr>
          <w:b/>
          <w:bCs/>
        </w:rPr>
        <w:t>Yahoo Finance</w:t>
      </w:r>
      <w:r w:rsidRPr="00887DCC">
        <w:t xml:space="preserve"> to download daily prices (Adjusted Close) and compute:</w:t>
      </w:r>
    </w:p>
    <w:p w14:paraId="0AB31A20" w14:textId="77777777" w:rsidR="00887DCC" w:rsidRPr="00887DCC" w:rsidRDefault="00887DCC" w:rsidP="00887DCC">
      <w:pPr>
        <w:numPr>
          <w:ilvl w:val="0"/>
          <w:numId w:val="3"/>
        </w:numPr>
      </w:pPr>
      <w:r w:rsidRPr="00887DCC">
        <w:rPr>
          <w:b/>
          <w:bCs/>
        </w:rPr>
        <w:t>Daily log returns</w:t>
      </w:r>
    </w:p>
    <w:p w14:paraId="13FDFA2C" w14:textId="77777777" w:rsidR="00887DCC" w:rsidRPr="00887DCC" w:rsidRDefault="00887DCC" w:rsidP="00887DCC">
      <w:pPr>
        <w:numPr>
          <w:ilvl w:val="0"/>
          <w:numId w:val="3"/>
        </w:numPr>
      </w:pPr>
      <w:r w:rsidRPr="00887DCC">
        <w:rPr>
          <w:b/>
          <w:bCs/>
        </w:rPr>
        <w:t>Future realized volatility</w:t>
      </w:r>
      <w:r w:rsidRPr="00887DCC">
        <w:t xml:space="preserve"> (e.g., volatility over the next 5 trading days)</w:t>
      </w:r>
    </w:p>
    <w:p w14:paraId="11731479" w14:textId="77777777" w:rsidR="00887DCC" w:rsidRPr="00887DCC" w:rsidRDefault="00887DCC" w:rsidP="00887DCC">
      <w:r w:rsidRPr="00887DCC">
        <w:t xml:space="preserve">Important timing rule: I will avoid look-ahead bias by using sentiment from </w:t>
      </w:r>
      <w:proofErr w:type="gramStart"/>
      <w:r w:rsidRPr="00887DCC">
        <w:t xml:space="preserve">day </w:t>
      </w:r>
      <w:r w:rsidRPr="00887DCC">
        <w:rPr>
          <w:i/>
          <w:iCs/>
        </w:rPr>
        <w:t>t</w:t>
      </w:r>
      <w:r w:rsidRPr="00887DCC">
        <w:t xml:space="preserve"> to</w:t>
      </w:r>
      <w:proofErr w:type="gramEnd"/>
      <w:r w:rsidRPr="00887DCC">
        <w:t xml:space="preserve"> predict returns/volatility from </w:t>
      </w:r>
      <w:r w:rsidRPr="00887DCC">
        <w:rPr>
          <w:b/>
          <w:bCs/>
        </w:rPr>
        <w:t>t+1 onward</w:t>
      </w:r>
      <w:r w:rsidRPr="00887DCC">
        <w:t>.</w:t>
      </w:r>
    </w:p>
    <w:p w14:paraId="06E51910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Step 5 — Empirical tests</w:t>
      </w:r>
    </w:p>
    <w:p w14:paraId="1DFF29A5" w14:textId="4B6CCB56" w:rsidR="00887DCC" w:rsidRPr="00887DCC" w:rsidRDefault="00887DCC" w:rsidP="00887DCC">
      <w:r w:rsidRPr="00887DCC">
        <w:rPr>
          <w:b/>
          <w:bCs/>
        </w:rPr>
        <w:t>Test A: Event study (pricing effect)</w:t>
      </w:r>
      <w:r w:rsidRPr="00887DCC">
        <w:br/>
        <w:t xml:space="preserve">For each policy event, I will compute abnormal returns and Then I will test whether </w:t>
      </w:r>
      <w:r w:rsidRPr="00887DCC">
        <w:rPr>
          <w:b/>
          <w:bCs/>
        </w:rPr>
        <w:t>pre-event policy-risk sentiment</w:t>
      </w:r>
      <w:r w:rsidRPr="00887DCC">
        <w:t xml:space="preserve"> predicts the size of CARs, and whether this is stronger for high-exposure firms.</w:t>
      </w:r>
    </w:p>
    <w:p w14:paraId="60ED6692" w14:textId="77777777" w:rsidR="00887DCC" w:rsidRPr="00887DCC" w:rsidRDefault="00887DCC" w:rsidP="00887DCC">
      <w:r w:rsidRPr="00887DCC">
        <w:rPr>
          <w:b/>
          <w:bCs/>
        </w:rPr>
        <w:t>Test B: Forecasting (volatility and/or returns)</w:t>
      </w:r>
      <w:r w:rsidRPr="00887DCC">
        <w:br/>
        <w:t>I will compare:</w:t>
      </w:r>
    </w:p>
    <w:p w14:paraId="0E84E1C2" w14:textId="77777777" w:rsidR="00887DCC" w:rsidRPr="00887DCC" w:rsidRDefault="00887DCC" w:rsidP="00887DCC">
      <w:pPr>
        <w:numPr>
          <w:ilvl w:val="0"/>
          <w:numId w:val="4"/>
        </w:numPr>
      </w:pPr>
      <w:r w:rsidRPr="00887DCC">
        <w:t>Baseline models (lagged returns, market/ETF controls, lagged volatility)</w:t>
      </w:r>
      <w:r w:rsidRPr="00887DCC">
        <w:br/>
        <w:t>vs.</w:t>
      </w:r>
    </w:p>
    <w:p w14:paraId="1AD5867A" w14:textId="18C29FD3" w:rsidR="00887DCC" w:rsidRPr="00887DCC" w:rsidRDefault="00887DCC" w:rsidP="00887DCC">
      <w:pPr>
        <w:numPr>
          <w:ilvl w:val="0"/>
          <w:numId w:val="4"/>
        </w:numPr>
      </w:pPr>
      <w:r w:rsidRPr="00887DCC">
        <w:t>Baseline + my sentiment features</w:t>
      </w:r>
    </w:p>
    <w:p w14:paraId="0C94B63D" w14:textId="77777777" w:rsidR="00887DCC" w:rsidRPr="00887DCC" w:rsidRDefault="00887DCC" w:rsidP="00887DCC">
      <w:r w:rsidRPr="00887DCC">
        <w:t>I will evaluate out-of-sample accuracy (RMSE/MAE; directional accuracy for returns).</w:t>
      </w:r>
    </w:p>
    <w:p w14:paraId="401FF350" w14:textId="77777777" w:rsidR="00887DCC" w:rsidRPr="00887DCC" w:rsidRDefault="00887DCC" w:rsidP="00887DCC">
      <w:r w:rsidRPr="00887DCC">
        <w:rPr>
          <w:b/>
          <w:bCs/>
        </w:rPr>
        <w:t>Test C: Lead/lag (information vs reaction)</w:t>
      </w:r>
      <w:r w:rsidRPr="00887DCC">
        <w:br/>
        <w:t xml:space="preserve">I will test whether sentiment </w:t>
      </w:r>
      <w:r w:rsidRPr="00887DCC">
        <w:rPr>
          <w:b/>
          <w:bCs/>
        </w:rPr>
        <w:t>leads</w:t>
      </w:r>
      <w:r w:rsidRPr="00887DCC">
        <w:t xml:space="preserve"> volatility/returns more than it </w:t>
      </w:r>
      <w:r w:rsidRPr="00887DCC">
        <w:rPr>
          <w:b/>
          <w:bCs/>
        </w:rPr>
        <w:t>reacts</w:t>
      </w:r>
      <w:r w:rsidRPr="00887DCC">
        <w:t xml:space="preserve"> to them.</w:t>
      </w:r>
    </w:p>
    <w:p w14:paraId="24C623E6" w14:textId="77777777" w:rsidR="00887DCC" w:rsidRPr="00887DCC" w:rsidRDefault="00000000" w:rsidP="00887DCC">
      <w:r>
        <w:pict w14:anchorId="6AD978B0">
          <v:rect id="_x0000_i1027" style="width:0;height:1.5pt" o:hralign="center" o:hrstd="t" o:hr="t" fillcolor="#a0a0a0" stroked="f"/>
        </w:pict>
      </w:r>
    </w:p>
    <w:p w14:paraId="605BEE3E" w14:textId="77777777" w:rsidR="00887DCC" w:rsidRPr="00DA14E4" w:rsidRDefault="00887DCC" w:rsidP="00887DCC">
      <w:r w:rsidRPr="00DA14E4">
        <w:t xml:space="preserve">Technical: </w:t>
      </w:r>
      <w:r w:rsidRPr="00DA14E4">
        <w:rPr>
          <w:b/>
          <w:bCs/>
        </w:rPr>
        <w:t>keyword</w:t>
      </w:r>
      <w:r w:rsidRPr="00DA14E4">
        <w:t xml:space="preserve"> dictionary I will use for scraping/filtering</w:t>
      </w:r>
    </w:p>
    <w:p w14:paraId="41CFA980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 xml:space="preserve">1) Company identifiers (I will build per </w:t>
      </w:r>
      <w:proofErr w:type="gramStart"/>
      <w:r w:rsidRPr="00887DCC">
        <w:rPr>
          <w:b/>
          <w:bCs/>
        </w:rPr>
        <w:t>ticker</w:t>
      </w:r>
      <w:proofErr w:type="gramEnd"/>
      <w:r w:rsidRPr="00887DCC">
        <w:rPr>
          <w:b/>
          <w:bCs/>
        </w:rPr>
        <w:t>)</w:t>
      </w:r>
    </w:p>
    <w:p w14:paraId="56A65955" w14:textId="77777777" w:rsidR="00887DCC" w:rsidRPr="00887DCC" w:rsidRDefault="00887DCC" w:rsidP="00887DCC">
      <w:pPr>
        <w:numPr>
          <w:ilvl w:val="0"/>
          <w:numId w:val="5"/>
        </w:numPr>
      </w:pPr>
      <w:r w:rsidRPr="00887DCC">
        <w:lastRenderedPageBreak/>
        <w:t>Ticker: NVDA, AMD, INTC, etc.</w:t>
      </w:r>
    </w:p>
    <w:p w14:paraId="46BDF6CF" w14:textId="77777777" w:rsidR="00887DCC" w:rsidRPr="00887DCC" w:rsidRDefault="00887DCC" w:rsidP="00887DCC">
      <w:pPr>
        <w:numPr>
          <w:ilvl w:val="0"/>
          <w:numId w:val="5"/>
        </w:numPr>
      </w:pPr>
      <w:r w:rsidRPr="00887DCC">
        <w:t>Company name: “NVIDIA”, “AMD”, “Intel”</w:t>
      </w:r>
    </w:p>
    <w:p w14:paraId="00B23061" w14:textId="77777777" w:rsidR="00887DCC" w:rsidRPr="00887DCC" w:rsidRDefault="00887DCC" w:rsidP="00887DCC">
      <w:pPr>
        <w:numPr>
          <w:ilvl w:val="0"/>
          <w:numId w:val="5"/>
        </w:numPr>
      </w:pPr>
      <w:r w:rsidRPr="00887DCC">
        <w:t>Key product aliases (examples):</w:t>
      </w:r>
      <w:r w:rsidRPr="00887DCC">
        <w:br/>
        <w:t>“H20”, “A100/H100”, “Blackwell”, “EUV”, “HBM”, “</w:t>
      </w:r>
      <w:proofErr w:type="spellStart"/>
      <w:r w:rsidRPr="00887DCC">
        <w:t>CoWoS</w:t>
      </w:r>
      <w:proofErr w:type="spellEnd"/>
      <w:r w:rsidRPr="00887DCC">
        <w:t>”</w:t>
      </w:r>
    </w:p>
    <w:p w14:paraId="4EF6B029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2) Policy/export-control filter keywords (core for my topic)</w:t>
      </w:r>
    </w:p>
    <w:p w14:paraId="68D0F434" w14:textId="77777777" w:rsidR="00887DCC" w:rsidRPr="00887DCC" w:rsidRDefault="00887DCC" w:rsidP="00887DCC">
      <w:r w:rsidRPr="00887DCC">
        <w:rPr>
          <w:b/>
          <w:bCs/>
        </w:rPr>
        <w:t>Institutions / regulations</w:t>
      </w:r>
    </w:p>
    <w:p w14:paraId="333555FE" w14:textId="77777777" w:rsidR="00887DCC" w:rsidRPr="00887DCC" w:rsidRDefault="00887DCC" w:rsidP="00887DCC">
      <w:pPr>
        <w:numPr>
          <w:ilvl w:val="0"/>
          <w:numId w:val="6"/>
        </w:numPr>
      </w:pPr>
      <w:r w:rsidRPr="00887DCC">
        <w:t>BIS, Bureau of Industry and Security</w:t>
      </w:r>
    </w:p>
    <w:p w14:paraId="2030C8B8" w14:textId="77777777" w:rsidR="00887DCC" w:rsidRPr="00887DCC" w:rsidRDefault="00887DCC" w:rsidP="00887DCC">
      <w:pPr>
        <w:numPr>
          <w:ilvl w:val="0"/>
          <w:numId w:val="6"/>
        </w:numPr>
      </w:pPr>
      <w:r w:rsidRPr="00887DCC">
        <w:t>EAR, Export Administration Regulations</w:t>
      </w:r>
    </w:p>
    <w:p w14:paraId="0A90ED59" w14:textId="77777777" w:rsidR="00887DCC" w:rsidRPr="00887DCC" w:rsidRDefault="00887DCC" w:rsidP="00887DCC">
      <w:pPr>
        <w:numPr>
          <w:ilvl w:val="0"/>
          <w:numId w:val="6"/>
        </w:numPr>
      </w:pPr>
      <w:r w:rsidRPr="00887DCC">
        <w:t>ECCN</w:t>
      </w:r>
    </w:p>
    <w:p w14:paraId="74EE3324" w14:textId="77777777" w:rsidR="00887DCC" w:rsidRPr="00887DCC" w:rsidRDefault="00887DCC" w:rsidP="00887DCC">
      <w:pPr>
        <w:numPr>
          <w:ilvl w:val="0"/>
          <w:numId w:val="6"/>
        </w:numPr>
      </w:pPr>
      <w:r w:rsidRPr="00887DCC">
        <w:t>Entity List, Denied Persons, Unverified List</w:t>
      </w:r>
    </w:p>
    <w:p w14:paraId="712CD4AD" w14:textId="77777777" w:rsidR="00887DCC" w:rsidRPr="00887DCC" w:rsidRDefault="00887DCC" w:rsidP="00887DCC">
      <w:pPr>
        <w:numPr>
          <w:ilvl w:val="0"/>
          <w:numId w:val="6"/>
        </w:numPr>
      </w:pPr>
      <w:r w:rsidRPr="00887DCC">
        <w:t>FDP, Foreign Direct Product Rule</w:t>
      </w:r>
    </w:p>
    <w:p w14:paraId="5FE7E090" w14:textId="77777777" w:rsidR="00887DCC" w:rsidRPr="00887DCC" w:rsidRDefault="00887DCC" w:rsidP="00887DCC">
      <w:r w:rsidRPr="00887DCC">
        <w:rPr>
          <w:b/>
          <w:bCs/>
        </w:rPr>
        <w:t>Policy actions</w:t>
      </w:r>
    </w:p>
    <w:p w14:paraId="5D9EEDEB" w14:textId="77777777" w:rsidR="00887DCC" w:rsidRPr="00887DCC" w:rsidRDefault="00887DCC" w:rsidP="00887DCC">
      <w:pPr>
        <w:numPr>
          <w:ilvl w:val="0"/>
          <w:numId w:val="7"/>
        </w:numPr>
      </w:pPr>
      <w:r w:rsidRPr="00887DCC">
        <w:t>export control, restriction, ban, clampdown</w:t>
      </w:r>
    </w:p>
    <w:p w14:paraId="351A4902" w14:textId="77777777" w:rsidR="00887DCC" w:rsidRPr="00887DCC" w:rsidRDefault="00887DCC" w:rsidP="00887DCC">
      <w:pPr>
        <w:numPr>
          <w:ilvl w:val="0"/>
          <w:numId w:val="7"/>
        </w:numPr>
      </w:pPr>
      <w:r w:rsidRPr="00887DCC">
        <w:t>license requirement, license approved, license denied</w:t>
      </w:r>
    </w:p>
    <w:p w14:paraId="4C6F9623" w14:textId="77777777" w:rsidR="00887DCC" w:rsidRPr="00F739AA" w:rsidRDefault="00887DCC" w:rsidP="00887DCC">
      <w:pPr>
        <w:numPr>
          <w:ilvl w:val="0"/>
          <w:numId w:val="7"/>
        </w:numPr>
        <w:rPr>
          <w:highlight w:val="darkGray"/>
        </w:rPr>
      </w:pPr>
      <w:r w:rsidRPr="00F739AA">
        <w:rPr>
          <w:highlight w:val="darkGray"/>
        </w:rPr>
        <w:t>sanction, blacklist, enforcement, penalty, compliance</w:t>
      </w:r>
    </w:p>
    <w:p w14:paraId="6FDF9055" w14:textId="0E267295" w:rsidR="00887DCC" w:rsidRPr="00887DCC" w:rsidRDefault="00887DCC" w:rsidP="00887DCC">
      <w:r>
        <w:rPr>
          <w:b/>
          <w:bCs/>
        </w:rPr>
        <w:t xml:space="preserve">Foreign </w:t>
      </w:r>
      <w:r w:rsidRPr="00887DCC">
        <w:rPr>
          <w:b/>
          <w:bCs/>
        </w:rPr>
        <w:t>geopolitics</w:t>
      </w:r>
    </w:p>
    <w:p w14:paraId="6EB101FD" w14:textId="77777777" w:rsidR="00887DCC" w:rsidRPr="00887DCC" w:rsidRDefault="00887DCC" w:rsidP="00887DCC">
      <w:pPr>
        <w:numPr>
          <w:ilvl w:val="0"/>
          <w:numId w:val="8"/>
        </w:numPr>
      </w:pPr>
      <w:r w:rsidRPr="00887DCC">
        <w:t>China, PRC</w:t>
      </w:r>
    </w:p>
    <w:p w14:paraId="17A64385" w14:textId="77777777" w:rsidR="00887DCC" w:rsidRPr="00887DCC" w:rsidRDefault="00887DCC" w:rsidP="00887DCC">
      <w:pPr>
        <w:numPr>
          <w:ilvl w:val="0"/>
          <w:numId w:val="8"/>
        </w:numPr>
      </w:pPr>
      <w:r w:rsidRPr="00887DCC">
        <w:t>Huawei, SMIC, YMTC, CXMT</w:t>
      </w:r>
    </w:p>
    <w:p w14:paraId="6078FB7D" w14:textId="77777777" w:rsidR="00887DCC" w:rsidRPr="00887DCC" w:rsidRDefault="00887DCC" w:rsidP="00887DCC">
      <w:pPr>
        <w:numPr>
          <w:ilvl w:val="0"/>
          <w:numId w:val="8"/>
        </w:numPr>
      </w:pPr>
      <w:r w:rsidRPr="00887DCC">
        <w:t>Taiwan, Taiwan Strait, blockade, invasion risk</w:t>
      </w:r>
    </w:p>
    <w:p w14:paraId="1C54D0C4" w14:textId="77777777" w:rsidR="00887DCC" w:rsidRPr="00887DCC" w:rsidRDefault="00887DCC" w:rsidP="00887DCC">
      <w:pPr>
        <w:numPr>
          <w:ilvl w:val="0"/>
          <w:numId w:val="8"/>
        </w:numPr>
      </w:pPr>
      <w:r w:rsidRPr="00887DCC">
        <w:t>decoupling, reshoring, friendshoring</w:t>
      </w:r>
    </w:p>
    <w:p w14:paraId="7CD9A752" w14:textId="77777777" w:rsidR="00887DCC" w:rsidRPr="00887DCC" w:rsidRDefault="00887DCC" w:rsidP="00887DCC">
      <w:pPr>
        <w:rPr>
          <w:b/>
          <w:bCs/>
        </w:rPr>
      </w:pPr>
      <w:r w:rsidRPr="00887DCC">
        <w:rPr>
          <w:b/>
          <w:bCs/>
        </w:rPr>
        <w:t>3) Severity words (to capture “how serious” the policy feels)</w:t>
      </w:r>
    </w:p>
    <w:p w14:paraId="44F4F6DD" w14:textId="77777777" w:rsidR="00887DCC" w:rsidRPr="00F739AA" w:rsidRDefault="00887DCC" w:rsidP="00887DCC">
      <w:pPr>
        <w:numPr>
          <w:ilvl w:val="0"/>
          <w:numId w:val="9"/>
        </w:numPr>
        <w:rPr>
          <w:highlight w:val="darkGray"/>
        </w:rPr>
      </w:pPr>
      <w:r w:rsidRPr="00F739AA">
        <w:rPr>
          <w:highlight w:val="darkGray"/>
        </w:rPr>
        <w:t>major, expanded, sweeping, significant, material</w:t>
      </w:r>
    </w:p>
    <w:p w14:paraId="04AF62B7" w14:textId="77777777" w:rsidR="00887DCC" w:rsidRPr="00F739AA" w:rsidRDefault="00887DCC" w:rsidP="00887DCC">
      <w:pPr>
        <w:numPr>
          <w:ilvl w:val="0"/>
          <w:numId w:val="9"/>
        </w:numPr>
        <w:rPr>
          <w:highlight w:val="darkGray"/>
        </w:rPr>
      </w:pPr>
      <w:r w:rsidRPr="00F739AA">
        <w:rPr>
          <w:highlight w:val="darkGray"/>
        </w:rPr>
        <w:t>loophole, workaround, circumvent</w:t>
      </w:r>
    </w:p>
    <w:p w14:paraId="431874F3" w14:textId="09659709" w:rsidR="00887DCC" w:rsidRDefault="00887DCC" w:rsidP="00747518">
      <w:pPr>
        <w:numPr>
          <w:ilvl w:val="0"/>
          <w:numId w:val="9"/>
        </w:numPr>
      </w:pPr>
      <w:r w:rsidRPr="00747518">
        <w:rPr>
          <w:highlight w:val="darkGray"/>
        </w:rPr>
        <w:t>exemption, waiver, grandfathered</w:t>
      </w:r>
    </w:p>
    <w:p w14:paraId="0DB7EE2B" w14:textId="16DE8B81" w:rsidR="00747518" w:rsidRDefault="00747518" w:rsidP="00747518">
      <w:r>
        <w:t xml:space="preserve">Adding Google News/ Trends to </w:t>
      </w:r>
      <w:proofErr w:type="spellStart"/>
      <w:r>
        <w:t>scapt</w:t>
      </w:r>
      <w:proofErr w:type="spellEnd"/>
      <w:r>
        <w:t xml:space="preserve"> as well</w:t>
      </w:r>
    </w:p>
    <w:sectPr w:rsidR="007475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15FAE"/>
    <w:multiLevelType w:val="multilevel"/>
    <w:tmpl w:val="B3180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228"/>
    <w:multiLevelType w:val="multilevel"/>
    <w:tmpl w:val="50508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4B2B40"/>
    <w:multiLevelType w:val="multilevel"/>
    <w:tmpl w:val="EA4A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B6050C"/>
    <w:multiLevelType w:val="multilevel"/>
    <w:tmpl w:val="BF4A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787519"/>
    <w:multiLevelType w:val="multilevel"/>
    <w:tmpl w:val="40D46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13993"/>
    <w:multiLevelType w:val="multilevel"/>
    <w:tmpl w:val="1206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712447"/>
    <w:multiLevelType w:val="multilevel"/>
    <w:tmpl w:val="0568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CD2ADA"/>
    <w:multiLevelType w:val="multilevel"/>
    <w:tmpl w:val="33FC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3520C0"/>
    <w:multiLevelType w:val="multilevel"/>
    <w:tmpl w:val="4E406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7499283">
    <w:abstractNumId w:val="8"/>
  </w:num>
  <w:num w:numId="2" w16cid:durableId="1592155743">
    <w:abstractNumId w:val="1"/>
  </w:num>
  <w:num w:numId="3" w16cid:durableId="1989938165">
    <w:abstractNumId w:val="2"/>
  </w:num>
  <w:num w:numId="4" w16cid:durableId="1081559773">
    <w:abstractNumId w:val="6"/>
  </w:num>
  <w:num w:numId="5" w16cid:durableId="30541292">
    <w:abstractNumId w:val="4"/>
  </w:num>
  <w:num w:numId="6" w16cid:durableId="266893271">
    <w:abstractNumId w:val="7"/>
  </w:num>
  <w:num w:numId="7" w16cid:durableId="896009343">
    <w:abstractNumId w:val="5"/>
  </w:num>
  <w:num w:numId="8" w16cid:durableId="361785594">
    <w:abstractNumId w:val="3"/>
  </w:num>
  <w:num w:numId="9" w16cid:durableId="960379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DCC"/>
    <w:rsid w:val="000C6757"/>
    <w:rsid w:val="0011603A"/>
    <w:rsid w:val="001A29C6"/>
    <w:rsid w:val="002206EF"/>
    <w:rsid w:val="002955F2"/>
    <w:rsid w:val="00381A39"/>
    <w:rsid w:val="0048551F"/>
    <w:rsid w:val="004E7FB7"/>
    <w:rsid w:val="005326E2"/>
    <w:rsid w:val="00595EE8"/>
    <w:rsid w:val="005C1251"/>
    <w:rsid w:val="006076DA"/>
    <w:rsid w:val="00731691"/>
    <w:rsid w:val="00747518"/>
    <w:rsid w:val="008168AD"/>
    <w:rsid w:val="00887DCC"/>
    <w:rsid w:val="008D089F"/>
    <w:rsid w:val="008F4E9F"/>
    <w:rsid w:val="00A32642"/>
    <w:rsid w:val="00A5197A"/>
    <w:rsid w:val="00A577D9"/>
    <w:rsid w:val="00B70B99"/>
    <w:rsid w:val="00B82A3B"/>
    <w:rsid w:val="00C0437F"/>
    <w:rsid w:val="00C142F2"/>
    <w:rsid w:val="00C85C39"/>
    <w:rsid w:val="00CA54C6"/>
    <w:rsid w:val="00CB3DDA"/>
    <w:rsid w:val="00DA14E4"/>
    <w:rsid w:val="00F45E83"/>
    <w:rsid w:val="00F739AA"/>
    <w:rsid w:val="00FA1464"/>
    <w:rsid w:val="13D61D52"/>
    <w:rsid w:val="2FD0D905"/>
    <w:rsid w:val="435126F1"/>
    <w:rsid w:val="4E168845"/>
    <w:rsid w:val="5860413C"/>
    <w:rsid w:val="5A06FA8D"/>
    <w:rsid w:val="69E21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624D6"/>
  <w15:chartTrackingRefBased/>
  <w15:docId w15:val="{E4DE8FB1-7FFA-4E6F-B167-C3D02A00B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D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D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D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D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D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D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D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D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D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D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D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D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D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D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D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D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D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D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D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D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D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D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D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D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D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D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D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D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D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Bui, Anh H.</dc:creator>
  <cp:keywords/>
  <dc:description/>
  <cp:lastModifiedBy>Bui, Anh H.</cp:lastModifiedBy>
  <cp:revision>19</cp:revision>
  <dcterms:created xsi:type="dcterms:W3CDTF">2026-02-03T17:57:00Z</dcterms:created>
  <dcterms:modified xsi:type="dcterms:W3CDTF">2026-02-10T15:10:00Z</dcterms:modified>
</cp:coreProperties>
</file>